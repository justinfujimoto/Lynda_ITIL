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5F4" w:rsidRDefault="00A14CA4" w:rsidP="00A14CA4">
      <w:pPr>
        <w:jc w:val="center"/>
        <w:rPr>
          <w:b/>
          <w:u w:val="single"/>
        </w:rPr>
      </w:pPr>
      <w:r w:rsidRPr="00A14CA4">
        <w:rPr>
          <w:b/>
          <w:u w:val="single"/>
        </w:rPr>
        <w:t>LIFE-CYCLE PHASES</w:t>
      </w:r>
    </w:p>
    <w:p w:rsidR="00A14CA4" w:rsidRDefault="00A14CA4" w:rsidP="00A14CA4">
      <w:pPr>
        <w:rPr>
          <w:b/>
          <w:u w:val="single"/>
        </w:rPr>
      </w:pPr>
    </w:p>
    <w:p w:rsidR="00A14CA4" w:rsidRPr="00A14CA4" w:rsidRDefault="00A14CA4" w:rsidP="00A14CA4">
      <w:pPr>
        <w:rPr>
          <w:b/>
          <w:sz w:val="28"/>
          <w:szCs w:val="28"/>
        </w:rPr>
      </w:pPr>
      <w:r w:rsidRPr="00A14CA4">
        <w:rPr>
          <w:b/>
          <w:sz w:val="28"/>
          <w:szCs w:val="28"/>
        </w:rPr>
        <w:t>V</w:t>
      </w:r>
      <w:r>
        <w:rPr>
          <w:b/>
          <w:sz w:val="28"/>
          <w:szCs w:val="28"/>
        </w:rPr>
        <w:t>alue TO THE BUS. OF SERVICE DESIGN</w:t>
      </w:r>
      <w:r w:rsidRPr="00A14CA4">
        <w:rPr>
          <w:b/>
          <w:sz w:val="28"/>
          <w:szCs w:val="28"/>
        </w:rPr>
        <w:t>:</w:t>
      </w:r>
    </w:p>
    <w:p w:rsidR="00A14CA4" w:rsidRDefault="00A14CA4" w:rsidP="00A14CA4">
      <w:pPr>
        <w:rPr>
          <w:b/>
        </w:rPr>
      </w:pPr>
    </w:p>
    <w:p w:rsidR="00A14CA4" w:rsidRDefault="00A14CA4" w:rsidP="00A14CA4">
      <w:pPr>
        <w:rPr>
          <w:b/>
        </w:rPr>
      </w:pPr>
      <w:r>
        <w:rPr>
          <w:b/>
        </w:rPr>
        <w:t>Service strategy -&gt; Service design -&gt; Service design Package</w:t>
      </w:r>
    </w:p>
    <w:p w:rsidR="00A14CA4" w:rsidRDefault="00A14CA4" w:rsidP="00A14CA4">
      <w:pPr>
        <w:rPr>
          <w:b/>
        </w:rPr>
      </w:pPr>
    </w:p>
    <w:p w:rsidR="00A14CA4" w:rsidRDefault="00A14CA4" w:rsidP="00A14CA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42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CA4" w:rsidRDefault="00A14CA4" w:rsidP="00A14CA4">
      <w:pPr>
        <w:rPr>
          <w:b/>
        </w:rPr>
      </w:pPr>
      <w:r>
        <w:rPr>
          <w:b/>
        </w:rPr>
        <w:t>TCO – Total Cost of Ownership</w:t>
      </w:r>
    </w:p>
    <w:p w:rsidR="00A14CA4" w:rsidRDefault="00A14CA4" w:rsidP="00A14CA4">
      <w:pPr>
        <w:rPr>
          <w:b/>
        </w:rPr>
      </w:pPr>
      <w:r>
        <w:rPr>
          <w:b/>
        </w:rPr>
        <w:t>Quality of Service</w:t>
      </w:r>
    </w:p>
    <w:p w:rsidR="00A14CA4" w:rsidRPr="00A14CA4" w:rsidRDefault="00A14CA4" w:rsidP="00A14CA4">
      <w:pPr>
        <w:pStyle w:val="ListParagraph"/>
        <w:numPr>
          <w:ilvl w:val="0"/>
          <w:numId w:val="1"/>
        </w:numPr>
      </w:pPr>
      <w:r w:rsidRPr="00A14CA4">
        <w:t>People process products partners</w:t>
      </w:r>
    </w:p>
    <w:p w:rsidR="00A14CA4" w:rsidRDefault="00A14CA4" w:rsidP="00A14CA4">
      <w:pPr>
        <w:rPr>
          <w:b/>
        </w:rPr>
      </w:pPr>
      <w:r>
        <w:rPr>
          <w:b/>
        </w:rPr>
        <w:t>Consistency of Service</w:t>
      </w:r>
    </w:p>
    <w:p w:rsidR="00A14CA4" w:rsidRPr="00A14CA4" w:rsidRDefault="00A14CA4" w:rsidP="00A14CA4">
      <w:pPr>
        <w:pStyle w:val="ListParagraph"/>
        <w:numPr>
          <w:ilvl w:val="0"/>
          <w:numId w:val="1"/>
        </w:numPr>
        <w:rPr>
          <w:b/>
        </w:rPr>
      </w:pPr>
      <w:r>
        <w:t>Reduced variations of expectations</w:t>
      </w:r>
    </w:p>
    <w:p w:rsidR="00A14CA4" w:rsidRPr="00A14CA4" w:rsidRDefault="00A14CA4" w:rsidP="00A14CA4">
      <w:pPr>
        <w:pStyle w:val="ListParagraph"/>
        <w:rPr>
          <w:b/>
        </w:rPr>
      </w:pPr>
    </w:p>
    <w:p w:rsidR="00A14CA4" w:rsidRDefault="00A14CA4" w:rsidP="00A14CA4">
      <w:pPr>
        <w:rPr>
          <w:b/>
          <w:sz w:val="28"/>
        </w:rPr>
      </w:pPr>
    </w:p>
    <w:p w:rsidR="00A14CA4" w:rsidRPr="00A14CA4" w:rsidRDefault="00A14CA4" w:rsidP="00A14CA4">
      <w:pPr>
        <w:rPr>
          <w:b/>
          <w:sz w:val="28"/>
        </w:rPr>
      </w:pPr>
      <w:r>
        <w:rPr>
          <w:b/>
          <w:sz w:val="28"/>
        </w:rPr>
        <w:lastRenderedPageBreak/>
        <w:t>SERVICE TRANSITION: GOAL, SCOPE, PROCESSES, AND KEY CONCEPTS:</w:t>
      </w:r>
    </w:p>
    <w:p w:rsidR="00A14CA4" w:rsidRDefault="00A14CA4" w:rsidP="00A14CA4">
      <w:pPr>
        <w:rPr>
          <w:b/>
        </w:rPr>
      </w:pPr>
    </w:p>
    <w:p w:rsidR="00A14CA4" w:rsidRDefault="00D97894" w:rsidP="00A14CA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676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94" w:rsidRDefault="00D97894" w:rsidP="00A14CA4">
      <w:pPr>
        <w:rPr>
          <w:b/>
        </w:rPr>
      </w:pPr>
    </w:p>
    <w:p w:rsidR="00D97894" w:rsidRDefault="00D97894" w:rsidP="00A14CA4">
      <w:pPr>
        <w:rPr>
          <w:b/>
        </w:rPr>
      </w:pPr>
      <w:r>
        <w:rPr>
          <w:b/>
        </w:rPr>
        <w:t>Transition Planning and Support (TPS) – coordinate the service transition phases – resources required for that</w:t>
      </w:r>
    </w:p>
    <w:p w:rsidR="00D97894" w:rsidRDefault="00D97894" w:rsidP="00A14CA4">
      <w:pPr>
        <w:rPr>
          <w:b/>
        </w:rPr>
      </w:pPr>
    </w:p>
    <w:p w:rsidR="00D97894" w:rsidRDefault="00D97894" w:rsidP="00A14CA4">
      <w:pPr>
        <w:rPr>
          <w:b/>
        </w:rPr>
      </w:pPr>
      <w:r>
        <w:rPr>
          <w:b/>
        </w:rPr>
        <w:t>Change management</w:t>
      </w:r>
    </w:p>
    <w:p w:rsidR="00D97894" w:rsidRDefault="00D97894" w:rsidP="00A14CA4">
      <w:r>
        <w:t>Approving and scheduling through service transition</w:t>
      </w:r>
    </w:p>
    <w:p w:rsidR="00D97894" w:rsidRDefault="00D97894" w:rsidP="00A14CA4"/>
    <w:p w:rsidR="00D97894" w:rsidRDefault="00D97894" w:rsidP="00A14CA4">
      <w:r>
        <w:rPr>
          <w:b/>
        </w:rPr>
        <w:t xml:space="preserve">(SACM) </w:t>
      </w:r>
      <w:r w:rsidRPr="00D97894">
        <w:rPr>
          <w:b/>
        </w:rPr>
        <w:t>Service Asset Configuration Management</w:t>
      </w:r>
      <w:r>
        <w:t xml:space="preserve"> – Manages Service Assets</w:t>
      </w:r>
    </w:p>
    <w:p w:rsidR="00D97894" w:rsidRDefault="00D97894" w:rsidP="00A14CA4"/>
    <w:p w:rsidR="00D97894" w:rsidRPr="00D97894" w:rsidRDefault="00D97894" w:rsidP="00A14CA4">
      <w:r w:rsidRPr="00D97894">
        <w:rPr>
          <w:b/>
        </w:rPr>
        <w:t xml:space="preserve">RADM Release and Deployment Management </w:t>
      </w:r>
      <w:r>
        <w:rPr>
          <w:b/>
        </w:rPr>
        <w:t xml:space="preserve">– </w:t>
      </w:r>
      <w:r>
        <w:t>Build Test Deploy of ST</w:t>
      </w:r>
    </w:p>
    <w:p w:rsidR="00D97894" w:rsidRDefault="00D97894" w:rsidP="00A14CA4">
      <w:r w:rsidRPr="00D97894">
        <w:rPr>
          <w:b/>
        </w:rPr>
        <w:lastRenderedPageBreak/>
        <w:t>SVT Service Validation</w:t>
      </w:r>
      <w:r>
        <w:rPr>
          <w:b/>
        </w:rPr>
        <w:t xml:space="preserve"> and Testing– </w:t>
      </w:r>
      <w:r>
        <w:t>Process within BTD – test new change services for utility and warranty</w:t>
      </w:r>
    </w:p>
    <w:p w:rsidR="00D97894" w:rsidRDefault="00D97894" w:rsidP="00A14CA4">
      <w:pPr>
        <w:rPr>
          <w:b/>
        </w:rPr>
      </w:pPr>
      <w:r>
        <w:t>Utility is fit for purpose/warranty is fit for use</w:t>
      </w:r>
      <w:r w:rsidRPr="00D97894">
        <w:rPr>
          <w:b/>
        </w:rPr>
        <w:t xml:space="preserve"> </w:t>
      </w:r>
    </w:p>
    <w:p w:rsidR="00D97894" w:rsidRDefault="00D97894" w:rsidP="00A14CA4">
      <w:r>
        <w:rPr>
          <w:b/>
        </w:rPr>
        <w:t xml:space="preserve">Change Evaluation – </w:t>
      </w:r>
      <w:r>
        <w:t>Verify that performance meets the requirements</w:t>
      </w:r>
    </w:p>
    <w:p w:rsidR="00D97894" w:rsidRDefault="00D97894" w:rsidP="00A14CA4">
      <w:r>
        <w:rPr>
          <w:b/>
        </w:rPr>
        <w:t xml:space="preserve">Knowledge Management - </w:t>
      </w:r>
      <w:r>
        <w:t xml:space="preserve">ensuring reliable safe info. </w:t>
      </w:r>
      <w:proofErr w:type="gramStart"/>
      <w:r>
        <w:t>for</w:t>
      </w:r>
      <w:proofErr w:type="gramEnd"/>
      <w:r>
        <w:t xml:space="preserve"> the ST and future phases</w:t>
      </w:r>
    </w:p>
    <w:p w:rsidR="00D97894" w:rsidRDefault="00D97894" w:rsidP="00A14CA4"/>
    <w:p w:rsidR="00D97894" w:rsidRPr="00B122C6" w:rsidRDefault="00D97894" w:rsidP="00A14CA4">
      <w:pPr>
        <w:rPr>
          <w:b/>
          <w:sz w:val="32"/>
        </w:rPr>
      </w:pPr>
      <w:r w:rsidRPr="00B122C6">
        <w:rPr>
          <w:b/>
          <w:sz w:val="32"/>
        </w:rPr>
        <w:t>SKMS Service Knowledge Management System</w:t>
      </w:r>
      <w:r w:rsidR="00B122C6" w:rsidRPr="00B122C6">
        <w:rPr>
          <w:b/>
          <w:sz w:val="32"/>
        </w:rPr>
        <w:t>:</w:t>
      </w:r>
    </w:p>
    <w:p w:rsidR="00D97894" w:rsidRDefault="00D97894" w:rsidP="00A14CA4">
      <w:r>
        <w:t>Used to manage Knowledge &amp; Information</w:t>
      </w:r>
    </w:p>
    <w:p w:rsidR="00D97894" w:rsidRDefault="00D97894" w:rsidP="00A14CA4">
      <w:r>
        <w:rPr>
          <w:noProof/>
        </w:rPr>
        <w:drawing>
          <wp:inline distT="0" distB="0" distL="0" distR="0">
            <wp:extent cx="5943600" cy="4663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94" w:rsidRDefault="00B122C6" w:rsidP="00A14CA4">
      <w:r>
        <w:t xml:space="preserve">CMDB </w:t>
      </w:r>
      <w:proofErr w:type="spellStart"/>
      <w:r>
        <w:t>Config</w:t>
      </w:r>
      <w:proofErr w:type="spellEnd"/>
      <w:r>
        <w:t xml:space="preserve">. </w:t>
      </w:r>
      <w:proofErr w:type="spellStart"/>
      <w:r>
        <w:t>Mng</w:t>
      </w:r>
      <w:proofErr w:type="spellEnd"/>
      <w:r>
        <w:t>. Database</w:t>
      </w:r>
    </w:p>
    <w:p w:rsidR="00B122C6" w:rsidRDefault="00B122C6" w:rsidP="00A14CA4"/>
    <w:p w:rsidR="00B122C6" w:rsidRDefault="00B122C6" w:rsidP="00A14CA4">
      <w:r>
        <w:t>Collection tools and databases to store org. knowledge</w:t>
      </w:r>
    </w:p>
    <w:p w:rsidR="00B122C6" w:rsidRDefault="00B122C6" w:rsidP="00B122C6">
      <w:pPr>
        <w:pStyle w:val="ListParagraph"/>
        <w:numPr>
          <w:ilvl w:val="0"/>
          <w:numId w:val="1"/>
        </w:numPr>
      </w:pPr>
      <w:r>
        <w:t xml:space="preserve">CSI register – collection/list of improvement initiatives </w:t>
      </w:r>
    </w:p>
    <w:p w:rsidR="00B122C6" w:rsidRDefault="00B122C6" w:rsidP="00B122C6">
      <w:pPr>
        <w:pStyle w:val="ListParagraph"/>
        <w:numPr>
          <w:ilvl w:val="0"/>
          <w:numId w:val="1"/>
        </w:numPr>
      </w:pPr>
      <w:r>
        <w:lastRenderedPageBreak/>
        <w:t>Budget/models</w:t>
      </w:r>
    </w:p>
    <w:p w:rsidR="00B122C6" w:rsidRDefault="00B122C6" w:rsidP="00B122C6">
      <w:pPr>
        <w:pStyle w:val="ListParagraph"/>
        <w:numPr>
          <w:ilvl w:val="0"/>
          <w:numId w:val="1"/>
        </w:numPr>
      </w:pPr>
      <w:r>
        <w:t>Proc: Policies</w:t>
      </w:r>
    </w:p>
    <w:p w:rsidR="00B122C6" w:rsidRDefault="00B122C6" w:rsidP="00B122C6">
      <w:pPr>
        <w:pStyle w:val="ListParagraph"/>
        <w:ind w:left="1440"/>
      </w:pPr>
      <w:proofErr w:type="spellStart"/>
      <w:r>
        <w:t>Mgt</w:t>
      </w:r>
      <w:proofErr w:type="spellEnd"/>
      <w:r>
        <w:t xml:space="preserve"> Syst.</w:t>
      </w:r>
    </w:p>
    <w:p w:rsidR="00B122C6" w:rsidRDefault="00B122C6" w:rsidP="00B122C6">
      <w:pPr>
        <w:pStyle w:val="ListParagraph"/>
        <w:numPr>
          <w:ilvl w:val="0"/>
          <w:numId w:val="1"/>
        </w:numPr>
      </w:pPr>
      <w:r>
        <w:t>Project: Plans</w:t>
      </w:r>
    </w:p>
    <w:p w:rsidR="00D97894" w:rsidRDefault="00B122C6" w:rsidP="00B122C6">
      <w:pPr>
        <w:pStyle w:val="ListParagraph"/>
        <w:numPr>
          <w:ilvl w:val="0"/>
          <w:numId w:val="1"/>
        </w:numPr>
      </w:pPr>
      <w:r>
        <w:t>Diagnosis Scripts</w:t>
      </w:r>
    </w:p>
    <w:p w:rsidR="00B122C6" w:rsidRDefault="00B122C6" w:rsidP="00B122C6">
      <w:pPr>
        <w:pStyle w:val="ListParagraph"/>
        <w:numPr>
          <w:ilvl w:val="0"/>
          <w:numId w:val="1"/>
        </w:numPr>
      </w:pPr>
      <w:proofErr w:type="spellStart"/>
      <w:r>
        <w:t>Cust</w:t>
      </w:r>
      <w:proofErr w:type="spellEnd"/>
      <w:proofErr w:type="gramStart"/>
      <w:r>
        <w:t>./</w:t>
      </w:r>
      <w:proofErr w:type="gramEnd"/>
      <w:r>
        <w:t xml:space="preserve">User Info. </w:t>
      </w:r>
    </w:p>
    <w:p w:rsidR="00B122C6" w:rsidRDefault="00B122C6" w:rsidP="00B122C6">
      <w:pPr>
        <w:pStyle w:val="ListParagraph"/>
        <w:numPr>
          <w:ilvl w:val="0"/>
          <w:numId w:val="1"/>
        </w:numPr>
      </w:pPr>
      <w:r>
        <w:t>Configuration Management System (CMS)</w:t>
      </w:r>
    </w:p>
    <w:p w:rsidR="00B122C6" w:rsidRDefault="00B122C6" w:rsidP="00B122C6">
      <w:pPr>
        <w:pStyle w:val="ListParagraph"/>
        <w:numPr>
          <w:ilvl w:val="1"/>
          <w:numId w:val="1"/>
        </w:numPr>
      </w:pPr>
      <w:r>
        <w:t>Central view point of one or more CMB</w:t>
      </w:r>
    </w:p>
    <w:p w:rsidR="00B122C6" w:rsidRDefault="00B122C6" w:rsidP="00B122C6">
      <w:r>
        <w:t>CMDB – DB store info./attributes/relationships – for support of services</w:t>
      </w:r>
    </w:p>
    <w:p w:rsidR="00B122C6" w:rsidRPr="00B122C6" w:rsidRDefault="00B122C6" w:rsidP="00B122C6">
      <w:pPr>
        <w:rPr>
          <w:sz w:val="32"/>
        </w:rPr>
      </w:pPr>
      <w:r>
        <w:rPr>
          <w:noProof/>
        </w:rPr>
        <w:drawing>
          <wp:inline distT="0" distB="0" distL="0" distR="0">
            <wp:extent cx="5114925" cy="410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2C6" w:rsidRPr="00B122C6" w:rsidRDefault="00B122C6" w:rsidP="00B122C6">
      <w:pPr>
        <w:rPr>
          <w:sz w:val="32"/>
        </w:rPr>
      </w:pPr>
    </w:p>
    <w:p w:rsidR="00B122C6" w:rsidRDefault="00B122C6" w:rsidP="00B122C6">
      <w:r w:rsidRPr="00B122C6">
        <w:rPr>
          <w:b/>
          <w:sz w:val="32"/>
        </w:rPr>
        <w:t>VALUE TO THE BUSINESS OF SERVICE TRANSITION</w:t>
      </w:r>
      <w:r>
        <w:t>:</w:t>
      </w:r>
    </w:p>
    <w:p w:rsidR="00B122C6" w:rsidRDefault="00B122C6" w:rsidP="00B122C6"/>
    <w:p w:rsidR="00B122C6" w:rsidRDefault="00B122C6" w:rsidP="00B122C6">
      <w:r>
        <w:rPr>
          <w:noProof/>
        </w:rPr>
        <w:lastRenderedPageBreak/>
        <w:drawing>
          <wp:inline distT="0" distB="0" distL="0" distR="0">
            <wp:extent cx="5838825" cy="4905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2C6" w:rsidRDefault="00B122C6" w:rsidP="00B122C6"/>
    <w:p w:rsidR="00B122C6" w:rsidRDefault="00AA1EFA" w:rsidP="00B122C6">
      <w:r>
        <w:t xml:space="preserve">1. Process models – strategy and design changes needed </w:t>
      </w:r>
    </w:p>
    <w:p w:rsidR="00AA1EFA" w:rsidRDefault="00AA1EFA" w:rsidP="00B122C6">
      <w:r>
        <w:t>3. Approval Scheduling. Build test and deploy</w:t>
      </w:r>
    </w:p>
    <w:p w:rsidR="00197545" w:rsidRDefault="00197545" w:rsidP="00B122C6"/>
    <w:p w:rsidR="00197545" w:rsidRDefault="00197545" w:rsidP="00197545">
      <w:pPr>
        <w:jc w:val="center"/>
        <w:rPr>
          <w:b/>
          <w:u w:val="single"/>
        </w:rPr>
      </w:pPr>
    </w:p>
    <w:p w:rsidR="00197545" w:rsidRDefault="00197545" w:rsidP="00197545">
      <w:pPr>
        <w:jc w:val="center"/>
        <w:rPr>
          <w:b/>
          <w:u w:val="single"/>
        </w:rPr>
      </w:pPr>
    </w:p>
    <w:p w:rsidR="00197545" w:rsidRDefault="00197545" w:rsidP="00197545">
      <w:pPr>
        <w:jc w:val="center"/>
        <w:rPr>
          <w:b/>
          <w:u w:val="single"/>
        </w:rPr>
      </w:pPr>
    </w:p>
    <w:p w:rsidR="00197545" w:rsidRDefault="00197545" w:rsidP="00197545">
      <w:pPr>
        <w:jc w:val="center"/>
        <w:rPr>
          <w:b/>
          <w:u w:val="single"/>
        </w:rPr>
      </w:pPr>
    </w:p>
    <w:p w:rsidR="00197545" w:rsidRDefault="00197545" w:rsidP="00197545">
      <w:pPr>
        <w:jc w:val="center"/>
        <w:rPr>
          <w:b/>
          <w:u w:val="single"/>
        </w:rPr>
      </w:pPr>
    </w:p>
    <w:p w:rsidR="00197545" w:rsidRDefault="00197545" w:rsidP="00197545">
      <w:pPr>
        <w:jc w:val="center"/>
        <w:rPr>
          <w:b/>
          <w:u w:val="single"/>
        </w:rPr>
      </w:pPr>
    </w:p>
    <w:p w:rsidR="00197545" w:rsidRDefault="00197545" w:rsidP="00197545">
      <w:pPr>
        <w:jc w:val="center"/>
        <w:rPr>
          <w:b/>
          <w:u w:val="single"/>
        </w:rPr>
      </w:pPr>
    </w:p>
    <w:p w:rsidR="00197545" w:rsidRDefault="00197545" w:rsidP="00197545">
      <w:pPr>
        <w:jc w:val="center"/>
        <w:rPr>
          <w:b/>
          <w:u w:val="single"/>
        </w:rPr>
      </w:pPr>
      <w:r w:rsidRPr="00197545">
        <w:rPr>
          <w:b/>
          <w:u w:val="single"/>
        </w:rPr>
        <w:lastRenderedPageBreak/>
        <w:t>SERVICE OPERATION: Purpose, scope, processes, and key concepts</w:t>
      </w:r>
    </w:p>
    <w:p w:rsidR="00197545" w:rsidRDefault="00197545" w:rsidP="00197545">
      <w:pPr>
        <w:rPr>
          <w:b/>
          <w:u w:val="single"/>
        </w:rPr>
      </w:pPr>
    </w:p>
    <w:p w:rsidR="00197545" w:rsidRPr="00197545" w:rsidRDefault="00197545" w:rsidP="0019754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FA" w:rsidRDefault="00AA1EFA" w:rsidP="00B122C6"/>
    <w:p w:rsidR="00AA1EFA" w:rsidRDefault="00197545" w:rsidP="00B122C6">
      <w:r>
        <w:t>Now a live service – visible to customers</w:t>
      </w:r>
    </w:p>
    <w:p w:rsidR="00197545" w:rsidRDefault="00197545" w:rsidP="00B122C6">
      <w:r>
        <w:t>Managing technology and people</w:t>
      </w:r>
    </w:p>
    <w:p w:rsidR="00197545" w:rsidRDefault="00197545" w:rsidP="00B122C6"/>
    <w:p w:rsidR="00197545" w:rsidRDefault="00197545" w:rsidP="00B122C6">
      <w:pPr>
        <w:rPr>
          <w:b/>
        </w:rPr>
      </w:pPr>
      <w:r>
        <w:rPr>
          <w:b/>
        </w:rPr>
        <w:t xml:space="preserve">Event Management 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  <w:rPr>
          <w:b/>
        </w:rPr>
      </w:pPr>
      <w:r>
        <w:t xml:space="preserve">Monitoring changes in state 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  <w:rPr>
          <w:b/>
        </w:rPr>
      </w:pPr>
      <w:r>
        <w:t>Determine if action needs to be taken</w:t>
      </w:r>
    </w:p>
    <w:p w:rsidR="00197545" w:rsidRDefault="00197545" w:rsidP="00B122C6">
      <w:pPr>
        <w:rPr>
          <w:b/>
        </w:rPr>
      </w:pPr>
      <w:r>
        <w:rPr>
          <w:b/>
        </w:rPr>
        <w:t>Incident Management</w:t>
      </w:r>
    </w:p>
    <w:p w:rsidR="00197545" w:rsidRDefault="00197545" w:rsidP="00197545">
      <w:pPr>
        <w:pStyle w:val="ListParagraph"/>
        <w:numPr>
          <w:ilvl w:val="0"/>
          <w:numId w:val="1"/>
        </w:numPr>
      </w:pPr>
      <w:r>
        <w:t>Restore normal services as possible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</w:pPr>
      <w:r>
        <w:t xml:space="preserve">Reduce neg. </w:t>
      </w:r>
      <w:proofErr w:type="spellStart"/>
      <w:r>
        <w:t>affect</w:t>
      </w:r>
      <w:proofErr w:type="spellEnd"/>
      <w:r>
        <w:t xml:space="preserve"> on customers</w:t>
      </w:r>
    </w:p>
    <w:p w:rsidR="00197545" w:rsidRDefault="00197545" w:rsidP="00B122C6">
      <w:pPr>
        <w:rPr>
          <w:b/>
        </w:rPr>
      </w:pPr>
      <w:r>
        <w:rPr>
          <w:b/>
        </w:rPr>
        <w:lastRenderedPageBreak/>
        <w:t>Request Fulfillment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  <w:rPr>
          <w:b/>
        </w:rPr>
      </w:pPr>
      <w:r>
        <w:t>Incident or general request – service requests</w:t>
      </w:r>
    </w:p>
    <w:p w:rsidR="00197545" w:rsidRDefault="00197545" w:rsidP="00B122C6">
      <w:pPr>
        <w:rPr>
          <w:b/>
        </w:rPr>
      </w:pPr>
      <w:r>
        <w:rPr>
          <w:b/>
        </w:rPr>
        <w:t>Access Management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  <w:rPr>
          <w:b/>
        </w:rPr>
      </w:pPr>
      <w:r>
        <w:t>Allowing/denying access security policy</w:t>
      </w:r>
    </w:p>
    <w:p w:rsidR="00197545" w:rsidRDefault="00197545" w:rsidP="00B122C6">
      <w:pPr>
        <w:rPr>
          <w:b/>
        </w:rPr>
      </w:pPr>
      <w:r>
        <w:rPr>
          <w:b/>
        </w:rPr>
        <w:t>Problem Management</w:t>
      </w:r>
    </w:p>
    <w:p w:rsidR="00197545" w:rsidRDefault="00197545" w:rsidP="00197545">
      <w:pPr>
        <w:pStyle w:val="ListParagraph"/>
        <w:numPr>
          <w:ilvl w:val="0"/>
          <w:numId w:val="1"/>
        </w:numPr>
      </w:pPr>
      <w:r>
        <w:t>Root call analysis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197545">
        <w:rPr>
          <w:color w:val="000000" w:themeColor="text1"/>
        </w:rPr>
        <w:t>Reduce reoccurring incidents – reduce pain</w:t>
      </w:r>
    </w:p>
    <w:p w:rsidR="00197545" w:rsidRDefault="00197545" w:rsidP="00B122C6">
      <w:pPr>
        <w:rPr>
          <w:b/>
          <w:color w:val="385623" w:themeColor="accent6" w:themeShade="80"/>
        </w:rPr>
      </w:pPr>
      <w:r w:rsidRPr="00197545">
        <w:rPr>
          <w:b/>
          <w:color w:val="385623" w:themeColor="accent6" w:themeShade="80"/>
        </w:rPr>
        <w:tab/>
      </w:r>
      <w:r w:rsidRPr="00197545">
        <w:rPr>
          <w:b/>
          <w:color w:val="385623" w:themeColor="accent6" w:themeShade="80"/>
          <w:sz w:val="28"/>
        </w:rPr>
        <w:t>Service desk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Central point of contact user and service provider</w:t>
      </w:r>
    </w:p>
    <w:p w:rsidR="00197545" w:rsidRPr="00197545" w:rsidRDefault="00197545" w:rsidP="00B122C6">
      <w:pPr>
        <w:rPr>
          <w:b/>
          <w:color w:val="385623" w:themeColor="accent6" w:themeShade="80"/>
          <w:sz w:val="28"/>
        </w:rPr>
      </w:pPr>
      <w:r w:rsidRPr="00197545">
        <w:rPr>
          <w:b/>
          <w:color w:val="385623" w:themeColor="accent6" w:themeShade="80"/>
        </w:rPr>
        <w:tab/>
      </w:r>
      <w:r w:rsidRPr="00197545">
        <w:rPr>
          <w:b/>
          <w:color w:val="385623" w:themeColor="accent6" w:themeShade="80"/>
          <w:sz w:val="28"/>
        </w:rPr>
        <w:t>Technical Management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Technical aspects and knowledge of the infrastructure</w:t>
      </w:r>
    </w:p>
    <w:p w:rsidR="00197545" w:rsidRDefault="00197545" w:rsidP="00B122C6">
      <w:pPr>
        <w:rPr>
          <w:b/>
          <w:color w:val="385623" w:themeColor="accent6" w:themeShade="80"/>
        </w:rPr>
      </w:pPr>
      <w:r w:rsidRPr="00197545">
        <w:rPr>
          <w:b/>
          <w:color w:val="385623" w:themeColor="accent6" w:themeShade="80"/>
        </w:rPr>
        <w:tab/>
      </w:r>
      <w:proofErr w:type="gramStart"/>
      <w:r w:rsidRPr="00197545">
        <w:rPr>
          <w:b/>
          <w:color w:val="385623" w:themeColor="accent6" w:themeShade="80"/>
          <w:sz w:val="28"/>
        </w:rPr>
        <w:t>IT</w:t>
      </w:r>
      <w:proofErr w:type="gramEnd"/>
      <w:r w:rsidRPr="00197545">
        <w:rPr>
          <w:b/>
          <w:color w:val="385623" w:themeColor="accent6" w:themeShade="80"/>
          <w:sz w:val="28"/>
        </w:rPr>
        <w:t xml:space="preserve"> Operations Management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Day to day operations</w:t>
      </w:r>
    </w:p>
    <w:p w:rsidR="00197545" w:rsidRDefault="00197545" w:rsidP="00B122C6">
      <w:pPr>
        <w:rPr>
          <w:b/>
          <w:color w:val="385623" w:themeColor="accent6" w:themeShade="80"/>
        </w:rPr>
      </w:pPr>
      <w:r w:rsidRPr="00197545">
        <w:rPr>
          <w:b/>
          <w:color w:val="385623" w:themeColor="accent6" w:themeShade="80"/>
        </w:rPr>
        <w:tab/>
      </w:r>
      <w:r w:rsidRPr="00197545">
        <w:rPr>
          <w:b/>
          <w:color w:val="385623" w:themeColor="accent6" w:themeShade="80"/>
          <w:sz w:val="28"/>
        </w:rPr>
        <w:t>Application Management</w:t>
      </w:r>
    </w:p>
    <w:p w:rsidR="00197545" w:rsidRDefault="00197545" w:rsidP="00197545">
      <w:pPr>
        <w:pStyle w:val="ListParagraph"/>
        <w:numPr>
          <w:ilvl w:val="0"/>
          <w:numId w:val="1"/>
        </w:num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Life cycle of applications</w:t>
      </w:r>
    </w:p>
    <w:p w:rsidR="00197545" w:rsidRPr="00197545" w:rsidRDefault="00197545" w:rsidP="00197545">
      <w:pPr>
        <w:pStyle w:val="ListParagraph"/>
        <w:numPr>
          <w:ilvl w:val="0"/>
          <w:numId w:val="1"/>
        </w:num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Knowledge track and manage</w:t>
      </w:r>
    </w:p>
    <w:p w:rsidR="00197545" w:rsidRDefault="00197545" w:rsidP="00B122C6">
      <w:pPr>
        <w:rPr>
          <w:b/>
          <w:color w:val="000000" w:themeColor="text1"/>
        </w:rPr>
      </w:pPr>
      <w:r>
        <w:rPr>
          <w:b/>
          <w:color w:val="000000" w:themeColor="text1"/>
        </w:rPr>
        <w:t>Key Concepts</w:t>
      </w:r>
    </w:p>
    <w:p w:rsidR="00197545" w:rsidRDefault="00197545" w:rsidP="00B122C6">
      <w:pPr>
        <w:rPr>
          <w:b/>
          <w:color w:val="000000" w:themeColor="text1"/>
        </w:rPr>
      </w:pPr>
      <w:r>
        <w:rPr>
          <w:b/>
          <w:color w:val="000000" w:themeColor="text1"/>
        </w:rPr>
        <w:t>Communicating with other things of the lifecycle</w:t>
      </w:r>
    </w:p>
    <w:p w:rsidR="00197545" w:rsidRDefault="00197545" w:rsidP="00197545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>Routing ops comm.</w:t>
      </w:r>
    </w:p>
    <w:p w:rsidR="00197545" w:rsidRDefault="00197545" w:rsidP="00197545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>Shifts</w:t>
      </w:r>
    </w:p>
    <w:p w:rsidR="00197545" w:rsidRDefault="00197545" w:rsidP="00197545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>Perf. Reporting</w:t>
      </w:r>
    </w:p>
    <w:p w:rsidR="00197545" w:rsidRDefault="00197545" w:rsidP="00197545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>Project reporting</w:t>
      </w:r>
    </w:p>
    <w:p w:rsidR="00197545" w:rsidRDefault="00197545" w:rsidP="00197545">
      <w:pPr>
        <w:rPr>
          <w:b/>
          <w:color w:val="000000" w:themeColor="text1"/>
        </w:rPr>
      </w:pPr>
      <w:r>
        <w:rPr>
          <w:b/>
          <w:color w:val="000000" w:themeColor="text1"/>
        </w:rPr>
        <w:t>Common SO activities</w:t>
      </w:r>
    </w:p>
    <w:p w:rsidR="00197545" w:rsidRDefault="00197545" w:rsidP="00197545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>Monitoring and control</w:t>
      </w:r>
    </w:p>
    <w:p w:rsidR="00197545" w:rsidRDefault="00197545" w:rsidP="00197545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>IT ops</w:t>
      </w:r>
    </w:p>
    <w:p w:rsidR="00197545" w:rsidRDefault="00197545" w:rsidP="00197545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>Network management</w:t>
      </w:r>
    </w:p>
    <w:p w:rsidR="00197545" w:rsidRDefault="00197545" w:rsidP="00197545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>Desktop support</w:t>
      </w:r>
    </w:p>
    <w:p w:rsidR="00197545" w:rsidRDefault="00197545" w:rsidP="00197545">
      <w:pPr>
        <w:rPr>
          <w:b/>
          <w:color w:val="000000" w:themeColor="text1"/>
        </w:rPr>
      </w:pPr>
    </w:p>
    <w:p w:rsidR="00197545" w:rsidRDefault="00E16FD7" w:rsidP="00E16FD7">
      <w:pPr>
        <w:jc w:val="center"/>
        <w:rPr>
          <w:b/>
          <w:color w:val="000000" w:themeColor="text1"/>
          <w:sz w:val="48"/>
          <w:u w:val="single"/>
        </w:rPr>
      </w:pPr>
      <w:r w:rsidRPr="00E16FD7">
        <w:rPr>
          <w:b/>
          <w:color w:val="000000" w:themeColor="text1"/>
          <w:sz w:val="48"/>
          <w:u w:val="single"/>
        </w:rPr>
        <w:t>CSI</w:t>
      </w:r>
      <w:r>
        <w:rPr>
          <w:b/>
          <w:color w:val="000000" w:themeColor="text1"/>
          <w:sz w:val="48"/>
          <w:u w:val="single"/>
        </w:rPr>
        <w:t xml:space="preserve"> Continual Service Improvement: Goal, Process and Key Concepts </w:t>
      </w:r>
    </w:p>
    <w:p w:rsidR="00E16FD7" w:rsidRDefault="00E16FD7" w:rsidP="00E16FD7">
      <w:pPr>
        <w:rPr>
          <w:b/>
          <w:color w:val="000000" w:themeColor="text1"/>
          <w:sz w:val="48"/>
          <w:u w:val="single"/>
        </w:rPr>
      </w:pPr>
      <w:r>
        <w:rPr>
          <w:b/>
          <w:noProof/>
          <w:color w:val="000000" w:themeColor="text1"/>
          <w:sz w:val="48"/>
          <w:u w:val="single"/>
        </w:rPr>
        <w:lastRenderedPageBreak/>
        <w:drawing>
          <wp:inline distT="0" distB="0" distL="0" distR="0">
            <wp:extent cx="5943600" cy="479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FD7" w:rsidRDefault="00E16FD7" w:rsidP="00E16FD7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CSI touches every phase of the life cycle</w:t>
      </w:r>
    </w:p>
    <w:p w:rsidR="00E16FD7" w:rsidRDefault="00E16FD7" w:rsidP="00E16FD7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PDCA Plan Do Check Act DEMING model</w:t>
      </w:r>
    </w:p>
    <w:p w:rsidR="00E16FD7" w:rsidRDefault="00E16FD7" w:rsidP="00E16FD7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Measures and monitors</w:t>
      </w:r>
    </w:p>
    <w:p w:rsidR="00E16FD7" w:rsidRPr="00E16FD7" w:rsidRDefault="00E16FD7" w:rsidP="00E16FD7">
      <w:pPr>
        <w:pStyle w:val="ListParagraph"/>
        <w:numPr>
          <w:ilvl w:val="0"/>
          <w:numId w:val="1"/>
        </w:numPr>
        <w:rPr>
          <w:i/>
          <w:color w:val="000000" w:themeColor="text1"/>
          <w:sz w:val="24"/>
        </w:rPr>
      </w:pPr>
      <w:r w:rsidRPr="00E16FD7">
        <w:rPr>
          <w:i/>
          <w:color w:val="000000" w:themeColor="text1"/>
          <w:sz w:val="24"/>
        </w:rPr>
        <w:t>Process compliance</w:t>
      </w:r>
    </w:p>
    <w:p w:rsidR="00E16FD7" w:rsidRDefault="00E16FD7" w:rsidP="00E16FD7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Collecting and measuring parts of the process</w:t>
      </w:r>
    </w:p>
    <w:p w:rsidR="00E16FD7" w:rsidRPr="00E16FD7" w:rsidRDefault="00E16FD7" w:rsidP="00E16FD7">
      <w:pPr>
        <w:pStyle w:val="ListParagraph"/>
        <w:numPr>
          <w:ilvl w:val="0"/>
          <w:numId w:val="1"/>
        </w:numPr>
        <w:rPr>
          <w:i/>
          <w:color w:val="000000" w:themeColor="text1"/>
          <w:sz w:val="24"/>
        </w:rPr>
      </w:pPr>
      <w:r w:rsidRPr="00E16FD7">
        <w:rPr>
          <w:i/>
          <w:color w:val="000000" w:themeColor="text1"/>
          <w:sz w:val="24"/>
        </w:rPr>
        <w:t>Quality</w:t>
      </w:r>
    </w:p>
    <w:p w:rsidR="00E16FD7" w:rsidRDefault="00E16FD7" w:rsidP="00E16FD7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How quality is defined – metrics key indicators</w:t>
      </w:r>
    </w:p>
    <w:p w:rsidR="00E16FD7" w:rsidRPr="00E16FD7" w:rsidRDefault="00E16FD7" w:rsidP="00E16FD7">
      <w:pPr>
        <w:pStyle w:val="ListParagraph"/>
        <w:numPr>
          <w:ilvl w:val="0"/>
          <w:numId w:val="1"/>
        </w:numPr>
        <w:rPr>
          <w:i/>
          <w:color w:val="000000" w:themeColor="text1"/>
          <w:sz w:val="24"/>
        </w:rPr>
      </w:pPr>
      <w:r w:rsidRPr="00E16FD7">
        <w:rPr>
          <w:i/>
          <w:color w:val="000000" w:themeColor="text1"/>
          <w:sz w:val="24"/>
        </w:rPr>
        <w:t xml:space="preserve">Performance </w:t>
      </w:r>
    </w:p>
    <w:p w:rsidR="00E16FD7" w:rsidRDefault="00E16FD7" w:rsidP="00E16FD7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How well are we meeting standards Service Level</w:t>
      </w:r>
    </w:p>
    <w:p w:rsidR="00E16FD7" w:rsidRPr="00E16FD7" w:rsidRDefault="00E16FD7" w:rsidP="00E16FD7">
      <w:pPr>
        <w:pStyle w:val="ListParagraph"/>
        <w:numPr>
          <w:ilvl w:val="0"/>
          <w:numId w:val="1"/>
        </w:numPr>
        <w:rPr>
          <w:i/>
          <w:color w:val="000000" w:themeColor="text1"/>
          <w:sz w:val="24"/>
        </w:rPr>
      </w:pPr>
      <w:r w:rsidRPr="00E16FD7">
        <w:rPr>
          <w:i/>
          <w:color w:val="000000" w:themeColor="text1"/>
          <w:sz w:val="24"/>
        </w:rPr>
        <w:t>Business Value</w:t>
      </w:r>
    </w:p>
    <w:p w:rsidR="00197545" w:rsidRDefault="00E16FD7" w:rsidP="00197545">
      <w:pPr>
        <w:ind w:left="360"/>
        <w:rPr>
          <w:b/>
          <w:color w:val="000000" w:themeColor="text1"/>
        </w:rPr>
      </w:pPr>
      <w:r>
        <w:rPr>
          <w:b/>
          <w:color w:val="000000" w:themeColor="text1"/>
        </w:rPr>
        <w:t>Objectives</w:t>
      </w:r>
    </w:p>
    <w:p w:rsidR="00E16FD7" w:rsidRDefault="00E16FD7" w:rsidP="00E16FD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REVIEW ANALYZEPRIORTIZE AND RECOMMEND IMPROVEMENTS VIA EACH LIFE CYCLE PHASE </w:t>
      </w:r>
    </w:p>
    <w:p w:rsidR="00E16FD7" w:rsidRDefault="00E16FD7" w:rsidP="00E16FD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REVIEW ANALYZE SERVICE LEVEL ACHIEVEMENT</w:t>
      </w:r>
    </w:p>
    <w:p w:rsidR="00E16FD7" w:rsidRDefault="00E16FD7" w:rsidP="00E16FD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IDENTIFY AND IMPLEMENT ACTIVITIES TO IMPROVE SERVICE QUALITY IMPROVE COST EFFICIENCY OF SERVICE DELIVERY, CUSTOMER SATISFACTION, QUALITY MEASUREMENT METHODS, CLEAR OBJECTIVES – WHY DO WE EVEN DO THIS IN THE FIRST PLACE?</w:t>
      </w:r>
    </w:p>
    <w:p w:rsidR="00E16FD7" w:rsidRDefault="00E16FD7" w:rsidP="00E16FD7">
      <w:pPr>
        <w:rPr>
          <w:color w:val="000000" w:themeColor="text1"/>
        </w:rPr>
      </w:pPr>
    </w:p>
    <w:p w:rsidR="00E16FD7" w:rsidRDefault="00E16FD7" w:rsidP="00E16FD7">
      <w:pPr>
        <w:rPr>
          <w:color w:val="000000" w:themeColor="text1"/>
          <w:u w:val="single"/>
        </w:rPr>
      </w:pPr>
      <w:r>
        <w:rPr>
          <w:color w:val="000000" w:themeColor="text1"/>
        </w:rPr>
        <w:t xml:space="preserve">SCOPE – TOTAL CONDITION OF </w:t>
      </w:r>
      <w:r w:rsidRPr="00E16FD7">
        <w:rPr>
          <w:color w:val="000000" w:themeColor="text1"/>
          <w:u w:val="single"/>
        </w:rPr>
        <w:t>IT MANAGEMENT</w:t>
      </w:r>
      <w:r>
        <w:rPr>
          <w:color w:val="000000" w:themeColor="text1"/>
          <w:u w:val="single"/>
        </w:rPr>
        <w:t xml:space="preserve"> </w:t>
      </w:r>
    </w:p>
    <w:p w:rsidR="00E16FD7" w:rsidRPr="00E16FD7" w:rsidRDefault="00E16FD7" w:rsidP="00E16FD7">
      <w:pPr>
        <w:rPr>
          <w:color w:val="000000" w:themeColor="text1"/>
        </w:rPr>
      </w:pPr>
      <w:r w:rsidRPr="00E16FD7">
        <w:rPr>
          <w:color w:val="000000" w:themeColor="text1"/>
        </w:rPr>
        <w:t>ALIGNMENT OF PORTFOLIO</w:t>
      </w:r>
    </w:p>
    <w:p w:rsidR="00E16FD7" w:rsidRDefault="00E16FD7" w:rsidP="00E16FD7">
      <w:pPr>
        <w:rPr>
          <w:color w:val="000000" w:themeColor="text1"/>
        </w:rPr>
      </w:pPr>
      <w:r w:rsidRPr="00E16FD7">
        <w:rPr>
          <w:color w:val="000000" w:themeColor="text1"/>
        </w:rPr>
        <w:t>MATURITY</w:t>
      </w:r>
      <w:r w:rsidR="00E82A02">
        <w:rPr>
          <w:color w:val="000000" w:themeColor="text1"/>
        </w:rPr>
        <w:t xml:space="preserve"> AND CAPABILITY</w:t>
      </w:r>
      <w:r w:rsidRPr="00E16FD7">
        <w:rPr>
          <w:color w:val="000000" w:themeColor="text1"/>
        </w:rPr>
        <w:t xml:space="preserve"> OF </w:t>
      </w:r>
      <w:r w:rsidR="00E82A02">
        <w:rPr>
          <w:color w:val="000000" w:themeColor="text1"/>
        </w:rPr>
        <w:t>ORGANIZATION PROCESSES</w:t>
      </w:r>
    </w:p>
    <w:p w:rsidR="00E82A02" w:rsidRDefault="00E82A02" w:rsidP="00E16FD7">
      <w:pPr>
        <w:rPr>
          <w:color w:val="000000" w:themeColor="text1"/>
        </w:rPr>
      </w:pPr>
    </w:p>
    <w:p w:rsidR="00E82A02" w:rsidRDefault="00E82A02" w:rsidP="00E16FD7">
      <w:pPr>
        <w:rPr>
          <w:b/>
          <w:color w:val="000000" w:themeColor="text1"/>
        </w:rPr>
      </w:pPr>
      <w:r>
        <w:rPr>
          <w:color w:val="000000" w:themeColor="text1"/>
        </w:rPr>
        <w:t>7</w:t>
      </w:r>
      <w:r w:rsidRPr="00E82A02">
        <w:rPr>
          <w:b/>
          <w:color w:val="000000" w:themeColor="text1"/>
        </w:rPr>
        <w:t>-STEP IMPROVEMENT PROCESS</w:t>
      </w:r>
    </w:p>
    <w:p w:rsidR="00E82A02" w:rsidRDefault="00E82A02" w:rsidP="00E16FD7">
      <w:pPr>
        <w:rPr>
          <w:b/>
          <w:color w:val="000000" w:themeColor="text1"/>
        </w:rPr>
      </w:pPr>
      <w:r>
        <w:rPr>
          <w:b/>
          <w:color w:val="000000" w:themeColor="text1"/>
        </w:rPr>
        <w:t>CSI Register - Record of all improvement opportunities</w:t>
      </w:r>
    </w:p>
    <w:p w:rsidR="00E82A02" w:rsidRDefault="00E82A02" w:rsidP="00E16FD7">
      <w:pPr>
        <w:rPr>
          <w:b/>
          <w:color w:val="000000" w:themeColor="text1"/>
        </w:rPr>
      </w:pPr>
      <w:r>
        <w:rPr>
          <w:b/>
          <w:color w:val="000000" w:themeColor="text1"/>
        </w:rPr>
        <w:t>PDCA Cycle (Deming)</w:t>
      </w:r>
    </w:p>
    <w:p w:rsidR="00E82A02" w:rsidRDefault="00E82A02" w:rsidP="00E16FD7">
      <w:pPr>
        <w:rPr>
          <w:b/>
          <w:color w:val="000000" w:themeColor="text1"/>
        </w:rPr>
      </w:pPr>
      <w:r>
        <w:rPr>
          <w:b/>
          <w:color w:val="000000" w:themeColor="text1"/>
        </w:rPr>
        <w:t>RACI Model</w:t>
      </w:r>
    </w:p>
    <w:p w:rsidR="00E82A02" w:rsidRDefault="00E82A02" w:rsidP="00E16FD7">
      <w:pPr>
        <w:rPr>
          <w:b/>
          <w:color w:val="000000" w:themeColor="text1"/>
        </w:rPr>
      </w:pPr>
      <w:r>
        <w:rPr>
          <w:b/>
          <w:color w:val="000000" w:themeColor="text1"/>
        </w:rPr>
        <w:t>CSI Model</w:t>
      </w:r>
    </w:p>
    <w:p w:rsidR="00E82A02" w:rsidRDefault="00E82A02" w:rsidP="00E16FD7">
      <w:pPr>
        <w:rPr>
          <w:b/>
          <w:color w:val="000000" w:themeColor="text1"/>
        </w:rPr>
      </w:pPr>
      <w:r>
        <w:rPr>
          <w:b/>
          <w:color w:val="000000" w:themeColor="text1"/>
        </w:rPr>
        <w:t>Risk Management – risks and counter measures</w:t>
      </w:r>
    </w:p>
    <w:p w:rsidR="00E82A02" w:rsidRDefault="00E82A02" w:rsidP="00E16FD7">
      <w:pPr>
        <w:rPr>
          <w:b/>
          <w:color w:val="000000" w:themeColor="text1"/>
        </w:rPr>
      </w:pPr>
      <w:r>
        <w:rPr>
          <w:b/>
          <w:color w:val="000000" w:themeColor="text1"/>
        </w:rPr>
        <w:t>Measurement Systems &amp; Metrics</w:t>
      </w:r>
    </w:p>
    <w:p w:rsidR="00E82A02" w:rsidRDefault="00E82A02" w:rsidP="00E16FD7">
      <w:pPr>
        <w:rPr>
          <w:b/>
          <w:color w:val="000000" w:themeColor="text1"/>
        </w:rPr>
      </w:pPr>
    </w:p>
    <w:p w:rsidR="00E82A02" w:rsidRDefault="00E82A02" w:rsidP="00E82A02">
      <w:pPr>
        <w:jc w:val="center"/>
        <w:rPr>
          <w:b/>
          <w:color w:val="000000" w:themeColor="text1"/>
          <w:sz w:val="36"/>
          <w:u w:val="single"/>
        </w:rPr>
      </w:pPr>
      <w:r w:rsidRPr="00E82A02">
        <w:rPr>
          <w:b/>
          <w:color w:val="000000" w:themeColor="text1"/>
          <w:sz w:val="36"/>
          <w:u w:val="single"/>
        </w:rPr>
        <w:t>Service Measurement Systems and Metrics</w:t>
      </w:r>
    </w:p>
    <w:p w:rsidR="00E82A02" w:rsidRDefault="00E82A02" w:rsidP="00E82A02">
      <w:pPr>
        <w:rPr>
          <w:b/>
          <w:color w:val="000000" w:themeColor="text1"/>
          <w:sz w:val="36"/>
          <w:u w:val="single"/>
        </w:rPr>
      </w:pPr>
    </w:p>
    <w:p w:rsidR="00E82A02" w:rsidRDefault="00E82A02" w:rsidP="00E82A02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SMART – specific measurable appropriate/achievable/accurate relevant/repeatable/realistic timely</w:t>
      </w:r>
    </w:p>
    <w:p w:rsidR="00E82A02" w:rsidRDefault="00E82A02" w:rsidP="00E82A02">
      <w:pPr>
        <w:rPr>
          <w:b/>
          <w:color w:val="000000" w:themeColor="text1"/>
          <w:sz w:val="24"/>
        </w:rPr>
      </w:pPr>
    </w:p>
    <w:p w:rsidR="00E82A02" w:rsidRPr="00E82A02" w:rsidRDefault="00E82A02" w:rsidP="00E82A02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506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02" w:rsidRDefault="00E82A02" w:rsidP="00E16FD7">
      <w:pPr>
        <w:rPr>
          <w:color w:val="000000" w:themeColor="text1"/>
        </w:rPr>
      </w:pPr>
    </w:p>
    <w:p w:rsidR="00E82A02" w:rsidRDefault="00E82A02" w:rsidP="00E16FD7">
      <w:pPr>
        <w:rPr>
          <w:color w:val="000000" w:themeColor="text1"/>
        </w:rPr>
      </w:pPr>
      <w:r>
        <w:rPr>
          <w:color w:val="000000" w:themeColor="text1"/>
        </w:rPr>
        <w:t>Baselines</w:t>
      </w:r>
    </w:p>
    <w:p w:rsidR="00E82A02" w:rsidRDefault="00E82A02" w:rsidP="00E82A0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Mile marker to see how far we’ve come</w:t>
      </w:r>
    </w:p>
    <w:p w:rsidR="00E82A02" w:rsidRDefault="00E82A02" w:rsidP="00E82A0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Reference point – better or worse?</w:t>
      </w:r>
    </w:p>
    <w:p w:rsidR="00E82A02" w:rsidRDefault="00E82A02" w:rsidP="00E82A0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Compare in the future</w:t>
      </w:r>
    </w:p>
    <w:p w:rsidR="00E82A02" w:rsidRDefault="00FA4008" w:rsidP="00E82A0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4105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008" w:rsidRDefault="00FA4008" w:rsidP="00E82A02">
      <w:pPr>
        <w:rPr>
          <w:color w:val="000000" w:themeColor="text1"/>
        </w:rPr>
      </w:pPr>
    </w:p>
    <w:p w:rsidR="00FA4008" w:rsidRDefault="00FA4008" w:rsidP="00E82A02">
      <w:pPr>
        <w:rPr>
          <w:color w:val="000000" w:themeColor="text1"/>
        </w:rPr>
      </w:pPr>
      <w:r>
        <w:rPr>
          <w:color w:val="000000" w:themeColor="text1"/>
        </w:rPr>
        <w:t>Critical Success Factors (CSFs)</w:t>
      </w:r>
    </w:p>
    <w:p w:rsidR="00FA4008" w:rsidRDefault="00FA4008" w:rsidP="00FA400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Generic Actions</w:t>
      </w:r>
    </w:p>
    <w:p w:rsidR="00FA4008" w:rsidRDefault="00FA4008" w:rsidP="00FA400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Qualitative</w:t>
      </w:r>
    </w:p>
    <w:p w:rsidR="00FA4008" w:rsidRDefault="00FA4008" w:rsidP="00FA400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Supported quantifiable key indicators</w:t>
      </w:r>
    </w:p>
    <w:p w:rsidR="00FA4008" w:rsidRDefault="00FA4008" w:rsidP="00FA400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Behavior we try to follow</w:t>
      </w:r>
    </w:p>
    <w:p w:rsidR="00FA4008" w:rsidRDefault="00FA4008" w:rsidP="00FA4008">
      <w:pPr>
        <w:rPr>
          <w:color w:val="000000" w:themeColor="text1"/>
        </w:rPr>
      </w:pPr>
      <w:r>
        <w:rPr>
          <w:color w:val="000000" w:themeColor="text1"/>
        </w:rPr>
        <w:t>Key performance indicator</w:t>
      </w:r>
    </w:p>
    <w:p w:rsidR="00FA4008" w:rsidRDefault="00FA4008" w:rsidP="00FA400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Specific metric</w:t>
      </w:r>
    </w:p>
    <w:p w:rsidR="00FA4008" w:rsidRDefault="00FA4008" w:rsidP="00FA4008">
      <w:pPr>
        <w:rPr>
          <w:color w:val="000000" w:themeColor="text1"/>
        </w:rPr>
      </w:pPr>
    </w:p>
    <w:p w:rsidR="00FA4008" w:rsidRDefault="00FA4008" w:rsidP="00FA4008">
      <w:pPr>
        <w:rPr>
          <w:color w:val="000000" w:themeColor="text1"/>
        </w:rPr>
      </w:pPr>
      <w:r>
        <w:rPr>
          <w:color w:val="000000" w:themeColor="text1"/>
        </w:rPr>
        <w:t>KPI key performance indicator</w:t>
      </w:r>
    </w:p>
    <w:p w:rsidR="00FA4008" w:rsidRPr="00FA4008" w:rsidRDefault="00FA4008" w:rsidP="00FA4008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FA4008">
        <w:rPr>
          <w:color w:val="000000" w:themeColor="text1"/>
        </w:rPr>
        <w:t>Behav</w:t>
      </w:r>
      <w:r>
        <w:rPr>
          <w:color w:val="000000" w:themeColor="text1"/>
        </w:rPr>
        <w:t>i</w:t>
      </w:r>
      <w:r w:rsidRPr="00FA4008">
        <w:rPr>
          <w:color w:val="000000" w:themeColor="text1"/>
        </w:rPr>
        <w:t>or measured over time</w:t>
      </w:r>
    </w:p>
    <w:p w:rsidR="00FA4008" w:rsidRDefault="00FA4008" w:rsidP="00FA4008">
      <w:pPr>
        <w:rPr>
          <w:color w:val="000000" w:themeColor="text1"/>
        </w:rPr>
      </w:pPr>
    </w:p>
    <w:p w:rsidR="00FA4008" w:rsidRDefault="00FA4008" w:rsidP="00FA4008">
      <w:pPr>
        <w:rPr>
          <w:color w:val="000000" w:themeColor="text1"/>
        </w:rPr>
      </w:pPr>
      <w:r>
        <w:rPr>
          <w:color w:val="000000" w:themeColor="text1"/>
        </w:rPr>
        <w:t xml:space="preserve">Metric </w:t>
      </w:r>
    </w:p>
    <w:p w:rsidR="00FA4008" w:rsidRPr="00FA4008" w:rsidRDefault="00FA4008" w:rsidP="00FA400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Measures variable meets defined target</w:t>
      </w:r>
    </w:p>
    <w:p w:rsidR="00FA4008" w:rsidRDefault="00FA4008" w:rsidP="00FA4008">
      <w:pPr>
        <w:rPr>
          <w:color w:val="000000" w:themeColor="text1"/>
        </w:rPr>
      </w:pPr>
    </w:p>
    <w:p w:rsidR="00FA4008" w:rsidRDefault="00FA4008" w:rsidP="00FA4008">
      <w:pPr>
        <w:rPr>
          <w:color w:val="000000" w:themeColor="text1"/>
        </w:rPr>
      </w:pPr>
      <w:r>
        <w:rPr>
          <w:color w:val="000000" w:themeColor="text1"/>
        </w:rPr>
        <w:lastRenderedPageBreak/>
        <w:t>CI Configuration Item</w:t>
      </w:r>
    </w:p>
    <w:p w:rsidR="00FA4008" w:rsidRDefault="00FA4008" w:rsidP="00FA400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867400" cy="466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008">
        <w:rPr>
          <w:color w:val="000000" w:themeColor="text1"/>
        </w:rPr>
        <w:t xml:space="preserve"> </w:t>
      </w:r>
    </w:p>
    <w:p w:rsidR="00742AF1" w:rsidRDefault="00742AF1" w:rsidP="00FA4008">
      <w:pPr>
        <w:rPr>
          <w:color w:val="000000" w:themeColor="text1"/>
        </w:rPr>
      </w:pPr>
    </w:p>
    <w:p w:rsidR="00742AF1" w:rsidRDefault="00742AF1" w:rsidP="00FA4008">
      <w:pPr>
        <w:rPr>
          <w:color w:val="000000" w:themeColor="text1"/>
        </w:rPr>
      </w:pPr>
      <w:r>
        <w:rPr>
          <w:color w:val="000000" w:themeColor="text1"/>
        </w:rPr>
        <w:t>Collecting and measuring those measurements</w:t>
      </w:r>
    </w:p>
    <w:p w:rsidR="00742AF1" w:rsidRDefault="00742AF1" w:rsidP="00FA4008">
      <w:pPr>
        <w:rPr>
          <w:color w:val="000000" w:themeColor="text1"/>
        </w:rPr>
      </w:pPr>
    </w:p>
    <w:p w:rsidR="00742AF1" w:rsidRDefault="00DF234B" w:rsidP="00742AF1">
      <w:pPr>
        <w:jc w:val="center"/>
        <w:rPr>
          <w:b/>
          <w:color w:val="000000" w:themeColor="text1"/>
          <w:sz w:val="32"/>
          <w:u w:val="single"/>
        </w:rPr>
      </w:pPr>
      <w:r>
        <w:rPr>
          <w:b/>
          <w:color w:val="000000" w:themeColor="text1"/>
          <w:sz w:val="32"/>
          <w:u w:val="single"/>
        </w:rPr>
        <w:t>(</w:t>
      </w:r>
      <w:r w:rsidR="00742AF1">
        <w:rPr>
          <w:b/>
          <w:color w:val="000000" w:themeColor="text1"/>
          <w:sz w:val="32"/>
          <w:u w:val="single"/>
        </w:rPr>
        <w:t>CSI</w:t>
      </w:r>
      <w:r>
        <w:rPr>
          <w:b/>
          <w:color w:val="000000" w:themeColor="text1"/>
          <w:sz w:val="32"/>
          <w:u w:val="single"/>
        </w:rPr>
        <w:t>)</w:t>
      </w:r>
      <w:r w:rsidR="00742AF1">
        <w:rPr>
          <w:b/>
          <w:color w:val="000000" w:themeColor="text1"/>
          <w:sz w:val="32"/>
          <w:u w:val="single"/>
        </w:rPr>
        <w:t xml:space="preserve"> </w:t>
      </w:r>
      <w:r w:rsidR="00742AF1" w:rsidRPr="00742AF1">
        <w:rPr>
          <w:b/>
          <w:color w:val="000000" w:themeColor="text1"/>
          <w:sz w:val="32"/>
          <w:u w:val="single"/>
        </w:rPr>
        <w:t>The Continual Service Improvement Register</w:t>
      </w:r>
    </w:p>
    <w:p w:rsidR="00742AF1" w:rsidRDefault="00742AF1" w:rsidP="00742AF1">
      <w:pPr>
        <w:rPr>
          <w:b/>
          <w:color w:val="000000" w:themeColor="text1"/>
          <w:sz w:val="32"/>
          <w:u w:val="single"/>
        </w:rPr>
      </w:pPr>
    </w:p>
    <w:p w:rsidR="00742AF1" w:rsidRDefault="00742AF1" w:rsidP="00742AF1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Keep track of multiple improvement efforts/initiatives planned or progress</w:t>
      </w:r>
    </w:p>
    <w:p w:rsidR="00DF234B" w:rsidRDefault="00DF234B" w:rsidP="00DF234B">
      <w:pPr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lastRenderedPageBreak/>
        <w:drawing>
          <wp:inline distT="0" distB="0" distL="0" distR="0">
            <wp:extent cx="5934075" cy="4276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4B" w:rsidRDefault="00DF234B" w:rsidP="00DF234B">
      <w:pPr>
        <w:rPr>
          <w:color w:val="000000" w:themeColor="text1"/>
          <w:sz w:val="24"/>
        </w:rPr>
      </w:pPr>
    </w:p>
    <w:p w:rsidR="00DF234B" w:rsidRDefault="00786DB4" w:rsidP="00786DB4">
      <w:pPr>
        <w:jc w:val="center"/>
        <w:rPr>
          <w:b/>
          <w:color w:val="000000" w:themeColor="text1"/>
          <w:sz w:val="40"/>
          <w:u w:val="single"/>
        </w:rPr>
      </w:pPr>
      <w:r w:rsidRPr="00786DB4">
        <w:rPr>
          <w:b/>
          <w:color w:val="000000" w:themeColor="text1"/>
          <w:sz w:val="40"/>
          <w:u w:val="single"/>
        </w:rPr>
        <w:t>Continual Service Improvement Model</w:t>
      </w:r>
    </w:p>
    <w:p w:rsidR="00786DB4" w:rsidRDefault="00786DB4" w:rsidP="00786DB4">
      <w:pPr>
        <w:rPr>
          <w:b/>
          <w:color w:val="000000" w:themeColor="text1"/>
          <w:sz w:val="40"/>
          <w:u w:val="single"/>
        </w:rPr>
      </w:pPr>
    </w:p>
    <w:p w:rsidR="00786DB4" w:rsidRDefault="00786DB4" w:rsidP="00786DB4">
      <w:pPr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lastRenderedPageBreak/>
        <w:drawing>
          <wp:inline distT="0" distB="0" distL="0" distR="0">
            <wp:extent cx="5067300" cy="4410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4" w:rsidRDefault="00786DB4" w:rsidP="00786DB4">
      <w:pPr>
        <w:rPr>
          <w:color w:val="000000" w:themeColor="text1"/>
          <w:sz w:val="28"/>
        </w:rPr>
      </w:pPr>
    </w:p>
    <w:p w:rsidR="00786DB4" w:rsidRDefault="00786DB4" w:rsidP="00786DB4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Soak or embed culturally in the organization</w:t>
      </w:r>
    </w:p>
    <w:p w:rsidR="00786DB4" w:rsidRDefault="00786DB4" w:rsidP="00786DB4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PCDA plan do check act DEMING Model</w:t>
      </w:r>
    </w:p>
    <w:p w:rsidR="00786DB4" w:rsidRDefault="00786DB4" w:rsidP="00786DB4">
      <w:pPr>
        <w:rPr>
          <w:color w:val="000000" w:themeColor="text1"/>
          <w:sz w:val="28"/>
        </w:rPr>
      </w:pPr>
    </w:p>
    <w:p w:rsidR="00786DB4" w:rsidRDefault="00786DB4" w:rsidP="00786DB4">
      <w:pPr>
        <w:jc w:val="center"/>
        <w:rPr>
          <w:b/>
          <w:color w:val="000000" w:themeColor="text1"/>
          <w:sz w:val="40"/>
          <w:u w:val="single"/>
        </w:rPr>
      </w:pPr>
      <w:r w:rsidRPr="00786DB4">
        <w:rPr>
          <w:b/>
          <w:color w:val="000000" w:themeColor="text1"/>
          <w:sz w:val="40"/>
          <w:u w:val="single"/>
        </w:rPr>
        <w:t>The Plan-Do-Check-Act- (PCDA)</w:t>
      </w:r>
    </w:p>
    <w:p w:rsidR="00786DB4" w:rsidRDefault="00786DB4" w:rsidP="00786DB4">
      <w:pPr>
        <w:rPr>
          <w:color w:val="000000" w:themeColor="text1"/>
          <w:sz w:val="24"/>
        </w:rPr>
      </w:pPr>
    </w:p>
    <w:p w:rsidR="00786DB4" w:rsidRDefault="00786DB4" w:rsidP="00786DB4">
      <w:pPr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4467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4" w:rsidRDefault="00786DB4" w:rsidP="00786DB4">
      <w:pPr>
        <w:rPr>
          <w:color w:val="000000" w:themeColor="text1"/>
          <w:sz w:val="24"/>
        </w:rPr>
      </w:pPr>
    </w:p>
    <w:p w:rsidR="00786DB4" w:rsidRDefault="00786DB4" w:rsidP="00786DB4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Improve and moving up quality in the organization</w:t>
      </w:r>
    </w:p>
    <w:p w:rsidR="00786DB4" w:rsidRDefault="00786DB4" w:rsidP="00786DB4">
      <w:pPr>
        <w:rPr>
          <w:color w:val="000000" w:themeColor="text1"/>
          <w:sz w:val="24"/>
        </w:rPr>
      </w:pPr>
    </w:p>
    <w:p w:rsidR="00786DB4" w:rsidRPr="00786DB4" w:rsidRDefault="00786DB4" w:rsidP="00786DB4">
      <w:pPr>
        <w:jc w:val="center"/>
        <w:rPr>
          <w:b/>
          <w:color w:val="000000" w:themeColor="text1"/>
          <w:sz w:val="36"/>
          <w:u w:val="single"/>
        </w:rPr>
      </w:pPr>
      <w:r w:rsidRPr="00786DB4">
        <w:rPr>
          <w:b/>
          <w:color w:val="000000" w:themeColor="text1"/>
          <w:sz w:val="36"/>
          <w:u w:val="single"/>
        </w:rPr>
        <w:t>Value to the business of Continual Service Improvement</w:t>
      </w:r>
    </w:p>
    <w:p w:rsidR="00786DB4" w:rsidRDefault="00786DB4" w:rsidP="00786DB4">
      <w:pPr>
        <w:rPr>
          <w:b/>
          <w:color w:val="000000" w:themeColor="text1"/>
          <w:sz w:val="24"/>
          <w:u w:val="single"/>
        </w:rPr>
      </w:pPr>
      <w:r>
        <w:rPr>
          <w:b/>
          <w:noProof/>
          <w:color w:val="000000" w:themeColor="text1"/>
          <w:sz w:val="24"/>
          <w:u w:val="single"/>
        </w:rPr>
        <w:lastRenderedPageBreak/>
        <w:drawing>
          <wp:inline distT="0" distB="0" distL="0" distR="0">
            <wp:extent cx="5391150" cy="4333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4" w:rsidRDefault="00786DB4" w:rsidP="00786DB4">
      <w:pPr>
        <w:rPr>
          <w:b/>
          <w:color w:val="000000" w:themeColor="text1"/>
          <w:sz w:val="24"/>
          <w:u w:val="single"/>
        </w:rPr>
      </w:pPr>
    </w:p>
    <w:p w:rsidR="00F80D54" w:rsidRDefault="00F80D54" w:rsidP="00F80D54">
      <w:pPr>
        <w:jc w:val="center"/>
        <w:rPr>
          <w:ins w:id="0" w:author="JUSTIN FUJIMOT" w:date="2016-03-07T16:47:00Z"/>
          <w:b/>
          <w:color w:val="000000" w:themeColor="text1"/>
          <w:sz w:val="24"/>
          <w:u w:val="single"/>
        </w:rPr>
        <w:pPrChange w:id="1" w:author="JUSTIN FUJIMOT" w:date="2016-03-07T16:47:00Z">
          <w:pPr/>
        </w:pPrChange>
      </w:pPr>
      <w:r>
        <w:rPr>
          <w:b/>
          <w:color w:val="000000" w:themeColor="text1"/>
          <w:sz w:val="24"/>
          <w:u w:val="single"/>
        </w:rPr>
        <w:t>INEGRATION OF THE FIVE CORE PHASES</w:t>
      </w:r>
    </w:p>
    <w:p w:rsidR="00F80D54" w:rsidRDefault="00F80D54" w:rsidP="00F80D54">
      <w:pPr>
        <w:rPr>
          <w:ins w:id="2" w:author="JUSTIN FUJIMOT" w:date="2016-03-07T16:48:00Z"/>
          <w:b/>
          <w:color w:val="000000" w:themeColor="text1"/>
          <w:sz w:val="24"/>
          <w:u w:val="single"/>
        </w:rPr>
      </w:pPr>
    </w:p>
    <w:p w:rsidR="00F80D54" w:rsidRDefault="00F80D54" w:rsidP="00F80D54">
      <w:pPr>
        <w:rPr>
          <w:ins w:id="3" w:author="JUSTIN FUJIMOT" w:date="2016-03-07T16:48:00Z"/>
          <w:b/>
          <w:color w:val="000000" w:themeColor="text1"/>
          <w:sz w:val="24"/>
          <w:u w:val="single"/>
        </w:rPr>
      </w:pPr>
    </w:p>
    <w:p w:rsidR="00F80D54" w:rsidRDefault="00F80D54" w:rsidP="00F80D54">
      <w:pPr>
        <w:rPr>
          <w:ins w:id="4" w:author="JUSTIN FUJIMOT" w:date="2016-03-07T16:48:00Z"/>
          <w:b/>
          <w:color w:val="000000" w:themeColor="text1"/>
          <w:sz w:val="24"/>
          <w:u w:val="single"/>
        </w:rPr>
      </w:pPr>
      <w:ins w:id="5" w:author="JUSTIN FUJIMOT" w:date="2016-03-07T16:48:00Z">
        <w:r>
          <w:rPr>
            <w:b/>
            <w:noProof/>
            <w:color w:val="000000" w:themeColor="text1"/>
            <w:sz w:val="24"/>
            <w:u w:val="single"/>
          </w:rPr>
          <w:lastRenderedPageBreak/>
          <w:drawing>
            <wp:inline distT="0" distB="0" distL="0" distR="0">
              <wp:extent cx="5848350" cy="4381500"/>
              <wp:effectExtent l="0" t="0" r="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48350" cy="438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80D54" w:rsidRDefault="00F80D54" w:rsidP="00F80D54">
      <w:pPr>
        <w:rPr>
          <w:ins w:id="6" w:author="JUSTIN FUJIMOT" w:date="2016-03-07T16:48:00Z"/>
          <w:b/>
          <w:color w:val="000000" w:themeColor="text1"/>
          <w:sz w:val="24"/>
          <w:u w:val="single"/>
        </w:rPr>
      </w:pPr>
    </w:p>
    <w:p w:rsidR="00F80D54" w:rsidRDefault="00F80D54" w:rsidP="00F80D54">
      <w:pPr>
        <w:jc w:val="center"/>
        <w:rPr>
          <w:ins w:id="7" w:author="JUSTIN FUJIMOT" w:date="2016-03-07T16:50:00Z"/>
          <w:b/>
          <w:color w:val="000000" w:themeColor="text1"/>
          <w:sz w:val="24"/>
          <w:u w:val="single"/>
        </w:rPr>
        <w:pPrChange w:id="8" w:author="JUSTIN FUJIMOT" w:date="2016-03-07T16:50:00Z">
          <w:pPr/>
        </w:pPrChange>
      </w:pPr>
      <w:ins w:id="9" w:author="JUSTIN FUJIMOT" w:date="2016-03-07T16:50:00Z">
        <w:r>
          <w:rPr>
            <w:b/>
            <w:color w:val="000000" w:themeColor="text1"/>
            <w:sz w:val="24"/>
            <w:u w:val="single"/>
          </w:rPr>
          <w:t>SUMMARY: LIFE-CYCLE PHASES</w:t>
        </w:r>
      </w:ins>
    </w:p>
    <w:p w:rsidR="00F80D54" w:rsidRDefault="00F80D54" w:rsidP="00F80D54">
      <w:pPr>
        <w:rPr>
          <w:ins w:id="10" w:author="JUSTIN FUJIMOT" w:date="2016-03-07T16:50:00Z"/>
          <w:color w:val="000000" w:themeColor="text1"/>
          <w:sz w:val="24"/>
          <w:u w:val="single"/>
        </w:rPr>
      </w:pPr>
    </w:p>
    <w:p w:rsidR="00F80D54" w:rsidRDefault="00F80D54" w:rsidP="00F80D54">
      <w:pPr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4029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D54" w:rsidRDefault="00F80D54" w:rsidP="00F80D54">
      <w:pPr>
        <w:rPr>
          <w:color w:val="000000" w:themeColor="text1"/>
          <w:sz w:val="24"/>
        </w:rPr>
      </w:pPr>
    </w:p>
    <w:p w:rsidR="00F80D54" w:rsidRDefault="00F80D54" w:rsidP="00F80D54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Service Strategy</w:t>
      </w:r>
    </w:p>
    <w:p w:rsidR="00F80D54" w:rsidRDefault="00F80D54" w:rsidP="00F80D54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Providing the value for business services</w:t>
      </w:r>
    </w:p>
    <w:p w:rsidR="00F80D54" w:rsidRDefault="00F80D54" w:rsidP="00F80D54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Looking at what the customers are expecting</w:t>
      </w:r>
    </w:p>
    <w:p w:rsidR="00F80D54" w:rsidRDefault="00F80D54" w:rsidP="00F80D54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First step to improvement</w:t>
      </w:r>
    </w:p>
    <w:p w:rsidR="00F80D54" w:rsidRDefault="00F80D54" w:rsidP="00F80D54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Value creation via services</w:t>
      </w:r>
    </w:p>
    <w:p w:rsidR="00F80D54" w:rsidRDefault="00F80D54" w:rsidP="00F80D54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Service Design</w:t>
      </w:r>
    </w:p>
    <w:p w:rsidR="00F80D54" w:rsidRDefault="00F80D54" w:rsidP="00F80D54">
      <w:pPr>
        <w:rPr>
          <w:color w:val="000000" w:themeColor="text1"/>
          <w:sz w:val="24"/>
        </w:rPr>
      </w:pPr>
    </w:p>
    <w:p w:rsidR="00F80D54" w:rsidRDefault="00F80D54" w:rsidP="00F80D54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Service Transition</w:t>
      </w:r>
    </w:p>
    <w:p w:rsidR="00F80D54" w:rsidRDefault="00F80D54" w:rsidP="00F80D54">
      <w:pPr>
        <w:pStyle w:val="ListParagraph"/>
        <w:numPr>
          <w:ilvl w:val="0"/>
          <w:numId w:val="1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New changes design phase into operation</w:t>
      </w:r>
    </w:p>
    <w:p w:rsidR="00F80D54" w:rsidRDefault="00F80D54" w:rsidP="00F80D54">
      <w:pPr>
        <w:rPr>
          <w:color w:val="000000" w:themeColor="text1"/>
          <w:sz w:val="24"/>
        </w:rPr>
      </w:pPr>
    </w:p>
    <w:p w:rsidR="00F80D54" w:rsidRDefault="00F80D54" w:rsidP="00F80D54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Service Operations</w:t>
      </w:r>
    </w:p>
    <w:p w:rsidR="00F80D54" w:rsidRDefault="00F80D54" w:rsidP="00F80D54">
      <w:pPr>
        <w:rPr>
          <w:color w:val="000000" w:themeColor="text1"/>
          <w:sz w:val="24"/>
        </w:rPr>
      </w:pPr>
    </w:p>
    <w:p w:rsidR="00F80D54" w:rsidRDefault="00F80D54" w:rsidP="00F80D54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Continual Service Improvement</w:t>
      </w:r>
    </w:p>
    <w:p w:rsidR="00F80D54" w:rsidRPr="00F80D54" w:rsidRDefault="00F80D54" w:rsidP="00F80D54">
      <w:pPr>
        <w:rPr>
          <w:color w:val="000000" w:themeColor="text1"/>
          <w:sz w:val="24"/>
          <w:rPrChange w:id="11" w:author="JUSTIN FUJIMOT" w:date="2016-03-07T16:50:00Z">
            <w:rPr>
              <w:b/>
              <w:color w:val="000000" w:themeColor="text1"/>
              <w:sz w:val="24"/>
              <w:u w:val="single"/>
            </w:rPr>
          </w:rPrChange>
        </w:rPr>
      </w:pPr>
      <w:bookmarkStart w:id="12" w:name="_GoBack"/>
      <w:bookmarkEnd w:id="12"/>
    </w:p>
    <w:sectPr w:rsidR="00F80D54" w:rsidRPr="00F80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8A4096"/>
    <w:multiLevelType w:val="hybridMultilevel"/>
    <w:tmpl w:val="A0265C02"/>
    <w:lvl w:ilvl="0" w:tplc="E44855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E51DBA"/>
    <w:multiLevelType w:val="hybridMultilevel"/>
    <w:tmpl w:val="16B22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USTIN FUJIMOT">
    <w15:presenceInfo w15:providerId="AD" w15:userId="S-1-5-21-789336058-117609710-839522115-1025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CA4"/>
    <w:rsid w:val="00197545"/>
    <w:rsid w:val="00742AF1"/>
    <w:rsid w:val="00786DB4"/>
    <w:rsid w:val="00A14CA4"/>
    <w:rsid w:val="00AA1EFA"/>
    <w:rsid w:val="00B122C6"/>
    <w:rsid w:val="00B17C52"/>
    <w:rsid w:val="00C555F4"/>
    <w:rsid w:val="00D97894"/>
    <w:rsid w:val="00DF234B"/>
    <w:rsid w:val="00E16FD7"/>
    <w:rsid w:val="00E82A02"/>
    <w:rsid w:val="00F80D54"/>
    <w:rsid w:val="00FA4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CE44BE-B9B9-4F6A-99A1-DCE63214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C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0D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D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19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&amp; County of San Francisco</Company>
  <LinksUpToDate>false</LinksUpToDate>
  <CharactersWithSpaces>4944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FUJIMOT</dc:creator>
  <cp:keywords/>
  <dc:description/>
  <cp:lastModifiedBy>JUSTIN FUJIMOT</cp:lastModifiedBy>
  <cp:revision>3</cp:revision>
  <dcterms:created xsi:type="dcterms:W3CDTF">2016-03-07T21:12:00Z</dcterms:created>
  <dcterms:modified xsi:type="dcterms:W3CDTF">2016-03-08T00:56:00Z</dcterms:modified>
</cp:coreProperties>
</file>